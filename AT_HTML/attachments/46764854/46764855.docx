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F29" w:rsidRPr="00972A9B" w:rsidRDefault="00066F29" w:rsidP="00066F29">
      <w:pPr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972A9B">
        <w:rPr>
          <w:rFonts w:ascii="Times New Roman" w:hAnsi="Times New Roman" w:cs="Times New Roman"/>
          <w:sz w:val="24"/>
          <w:szCs w:val="24"/>
        </w:rPr>
        <w:t>Приложение к протоколу №</w:t>
      </w:r>
      <w:r w:rsidR="00786C68">
        <w:rPr>
          <w:rFonts w:ascii="Times New Roman" w:hAnsi="Times New Roman" w:cs="Times New Roman"/>
          <w:sz w:val="24"/>
          <w:szCs w:val="24"/>
        </w:rPr>
        <w:t>___</w:t>
      </w:r>
      <w:r w:rsidRPr="00972A9B">
        <w:rPr>
          <w:rFonts w:ascii="Times New Roman" w:hAnsi="Times New Roman" w:cs="Times New Roman"/>
          <w:sz w:val="24"/>
          <w:szCs w:val="24"/>
        </w:rPr>
        <w:t xml:space="preserve"> совещания по статусу внедрения проекта АС «AMOS»</w:t>
      </w:r>
    </w:p>
    <w:p w:rsidR="00066F29" w:rsidRPr="00972A9B" w:rsidRDefault="00066F29" w:rsidP="00D24A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6F29" w:rsidRPr="00972A9B" w:rsidRDefault="00066F29" w:rsidP="00D24A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6F29" w:rsidRPr="00972A9B" w:rsidRDefault="00066F29" w:rsidP="00066F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6F29" w:rsidRPr="00972A9B" w:rsidRDefault="00066F29" w:rsidP="00066F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2A9B">
        <w:rPr>
          <w:rFonts w:ascii="Times New Roman" w:hAnsi="Times New Roman" w:cs="Times New Roman"/>
          <w:sz w:val="24"/>
          <w:szCs w:val="24"/>
        </w:rPr>
        <w:t>ПРОЕКТНОЕ РЕШЕНИЕ</w:t>
      </w:r>
    </w:p>
    <w:p w:rsidR="00066F29" w:rsidRPr="00972A9B" w:rsidRDefault="00066F29" w:rsidP="00066F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2A9B">
        <w:rPr>
          <w:rFonts w:ascii="Times New Roman" w:hAnsi="Times New Roman" w:cs="Times New Roman"/>
          <w:sz w:val="24"/>
          <w:szCs w:val="24"/>
        </w:rPr>
        <w:t xml:space="preserve">к ведению складского учета в ИС AMOS и SAP </w:t>
      </w:r>
      <w:r w:rsidRPr="00972A9B">
        <w:rPr>
          <w:rFonts w:ascii="Times New Roman" w:hAnsi="Times New Roman" w:cs="Times New Roman"/>
          <w:sz w:val="24"/>
          <w:szCs w:val="24"/>
          <w:lang w:val="en-US"/>
        </w:rPr>
        <w:t>ERP</w:t>
      </w:r>
    </w:p>
    <w:p w:rsidR="00066F29" w:rsidRPr="00972A9B" w:rsidRDefault="00066F29" w:rsidP="00D24A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6F29" w:rsidRPr="00972A9B" w:rsidRDefault="00066F29" w:rsidP="00066F2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66F29" w:rsidRPr="00972A9B" w:rsidRDefault="008712E7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2A9B">
        <w:rPr>
          <w:rFonts w:ascii="Times New Roman" w:hAnsi="Times New Roman" w:cs="Times New Roman"/>
          <w:sz w:val="24"/>
          <w:szCs w:val="24"/>
        </w:rPr>
        <w:t>Текущий опыт продуктивной эксплуатации ИС AMOS определил ряд направлений оптимизации работ, связанных с обработк</w:t>
      </w:r>
      <w:r w:rsidR="00AC21D3">
        <w:rPr>
          <w:rFonts w:ascii="Times New Roman" w:hAnsi="Times New Roman" w:cs="Times New Roman"/>
          <w:sz w:val="24"/>
          <w:szCs w:val="24"/>
        </w:rPr>
        <w:t>ой и удовлетворением</w:t>
      </w:r>
      <w:r w:rsidRPr="00972A9B">
        <w:rPr>
          <w:rFonts w:ascii="Times New Roman" w:hAnsi="Times New Roman" w:cs="Times New Roman"/>
          <w:sz w:val="24"/>
          <w:szCs w:val="24"/>
        </w:rPr>
        <w:t xml:space="preserve"> потребностей структурных подразделений </w:t>
      </w:r>
      <w:r w:rsidR="001E688B">
        <w:rPr>
          <w:rFonts w:ascii="Times New Roman" w:hAnsi="Times New Roman" w:cs="Times New Roman"/>
          <w:sz w:val="24"/>
          <w:szCs w:val="24"/>
        </w:rPr>
        <w:t xml:space="preserve">(СП) </w:t>
      </w:r>
      <w:r w:rsidRPr="00972A9B">
        <w:rPr>
          <w:rFonts w:ascii="Times New Roman" w:hAnsi="Times New Roman" w:cs="Times New Roman"/>
          <w:sz w:val="24"/>
          <w:szCs w:val="24"/>
        </w:rPr>
        <w:t>в товарно-материальных ценностях</w:t>
      </w:r>
      <w:r w:rsidR="00972A9B" w:rsidRPr="00972A9B">
        <w:rPr>
          <w:rFonts w:ascii="Times New Roman" w:hAnsi="Times New Roman" w:cs="Times New Roman"/>
          <w:sz w:val="24"/>
          <w:szCs w:val="24"/>
        </w:rPr>
        <w:t xml:space="preserve"> (ТМЦ)</w:t>
      </w:r>
      <w:r w:rsidR="006D1CEF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5C176A">
        <w:rPr>
          <w:rFonts w:ascii="Times New Roman" w:hAnsi="Times New Roman" w:cs="Times New Roman"/>
          <w:sz w:val="24"/>
          <w:szCs w:val="24"/>
        </w:rPr>
        <w:t xml:space="preserve">со </w:t>
      </w:r>
      <w:r w:rsidR="006D1CEF">
        <w:rPr>
          <w:rFonts w:ascii="Times New Roman" w:hAnsi="Times New Roman" w:cs="Times New Roman"/>
          <w:sz w:val="24"/>
          <w:szCs w:val="24"/>
        </w:rPr>
        <w:t>складским учетом</w:t>
      </w:r>
      <w:r w:rsidRPr="00972A9B">
        <w:rPr>
          <w:rFonts w:ascii="Times New Roman" w:hAnsi="Times New Roman" w:cs="Times New Roman"/>
          <w:sz w:val="24"/>
          <w:szCs w:val="24"/>
        </w:rPr>
        <w:t>.</w:t>
      </w:r>
    </w:p>
    <w:p w:rsidR="001E688B" w:rsidRDefault="00786C68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настоящее время </w:t>
      </w:r>
      <w:r w:rsidR="00847CCE">
        <w:rPr>
          <w:rFonts w:ascii="Times New Roman" w:hAnsi="Times New Roman" w:cs="Times New Roman"/>
          <w:sz w:val="24"/>
          <w:szCs w:val="24"/>
        </w:rPr>
        <w:t xml:space="preserve">в </w:t>
      </w:r>
      <w:r w:rsidR="00AC21D3">
        <w:rPr>
          <w:rFonts w:ascii="Times New Roman" w:hAnsi="Times New Roman" w:cs="Times New Roman"/>
          <w:sz w:val="24"/>
          <w:szCs w:val="24"/>
        </w:rPr>
        <w:t xml:space="preserve">SAP ERP и ИС AMOS существует </w:t>
      </w:r>
      <w:r w:rsidR="00AC21D3" w:rsidRPr="00AC21D3">
        <w:rPr>
          <w:rFonts w:ascii="Times New Roman" w:hAnsi="Times New Roman" w:cs="Times New Roman"/>
          <w:sz w:val="24"/>
          <w:szCs w:val="24"/>
        </w:rPr>
        <w:t xml:space="preserve">свой </w:t>
      </w:r>
      <w:r w:rsidR="006D1CEF">
        <w:rPr>
          <w:rFonts w:ascii="Times New Roman" w:hAnsi="Times New Roman" w:cs="Times New Roman"/>
          <w:sz w:val="24"/>
          <w:szCs w:val="24"/>
        </w:rPr>
        <w:t xml:space="preserve">перечень складов,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D1CEF">
        <w:rPr>
          <w:rFonts w:ascii="Times New Roman" w:hAnsi="Times New Roman" w:cs="Times New Roman"/>
          <w:sz w:val="24"/>
          <w:szCs w:val="24"/>
        </w:rPr>
        <w:t xml:space="preserve"> которых только часть связана интеграцией двух ИС</w:t>
      </w:r>
      <w:r w:rsidR="00AC21D3">
        <w:rPr>
          <w:rFonts w:ascii="Times New Roman" w:hAnsi="Times New Roman" w:cs="Times New Roman"/>
          <w:sz w:val="24"/>
          <w:szCs w:val="24"/>
        </w:rPr>
        <w:t>.</w:t>
      </w:r>
      <w:r w:rsidR="006D1CEF">
        <w:rPr>
          <w:rFonts w:ascii="Times New Roman" w:hAnsi="Times New Roman" w:cs="Times New Roman"/>
          <w:sz w:val="24"/>
          <w:szCs w:val="24"/>
        </w:rPr>
        <w:t xml:space="preserve"> </w:t>
      </w:r>
      <w:r w:rsidR="00044937">
        <w:rPr>
          <w:rFonts w:ascii="Times New Roman" w:hAnsi="Times New Roman" w:cs="Times New Roman"/>
          <w:sz w:val="24"/>
          <w:szCs w:val="24"/>
        </w:rPr>
        <w:t xml:space="preserve">Особенностью сложившейся ситуации </w:t>
      </w:r>
      <w:r w:rsidR="001E688B">
        <w:rPr>
          <w:rFonts w:ascii="Times New Roman" w:hAnsi="Times New Roman" w:cs="Times New Roman"/>
          <w:sz w:val="24"/>
          <w:szCs w:val="24"/>
        </w:rPr>
        <w:t xml:space="preserve">является то, что доступность ТМЦ должна быть обеспечена как СП, работающим, так и не работающим в ИС AMOC. На первоначальном этапе </w:t>
      </w:r>
      <w:r>
        <w:rPr>
          <w:rFonts w:ascii="Times New Roman" w:hAnsi="Times New Roman" w:cs="Times New Roman"/>
          <w:sz w:val="24"/>
          <w:szCs w:val="24"/>
        </w:rPr>
        <w:t xml:space="preserve">реализации проекта </w:t>
      </w:r>
      <w:r w:rsidR="001E688B">
        <w:rPr>
          <w:rFonts w:ascii="Times New Roman" w:hAnsi="Times New Roman" w:cs="Times New Roman"/>
          <w:sz w:val="24"/>
          <w:szCs w:val="24"/>
        </w:rPr>
        <w:t>было предложено решение, основанное на разделении номенклатурных позиций справочника ОЗМ SAP ERP на следующие категории в зависимости от области применения:</w:t>
      </w:r>
    </w:p>
    <w:p w:rsidR="001E688B" w:rsidRDefault="001E688B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4673"/>
        <w:gridCol w:w="4536"/>
      </w:tblGrid>
      <w:tr w:rsidR="001E688B" w:rsidRPr="00066F29" w:rsidTr="001E688B">
        <w:tc>
          <w:tcPr>
            <w:tcW w:w="4673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536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Применение</w:t>
            </w:r>
          </w:p>
        </w:tc>
      </w:tr>
      <w:tr w:rsidR="001E688B" w:rsidRPr="00066F29" w:rsidTr="001E688B">
        <w:tc>
          <w:tcPr>
            <w:tcW w:w="4673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АТИ (авиационно-техническое имущество)</w:t>
            </w:r>
          </w:p>
        </w:tc>
        <w:tc>
          <w:tcPr>
            <w:tcW w:w="4536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только в ДТО ВС</w:t>
            </w:r>
          </w:p>
        </w:tc>
      </w:tr>
      <w:tr w:rsidR="001E688B" w:rsidRPr="00066F29" w:rsidTr="001E688B">
        <w:tc>
          <w:tcPr>
            <w:tcW w:w="4673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Материалы двойного назначения</w:t>
            </w:r>
          </w:p>
        </w:tc>
        <w:tc>
          <w:tcPr>
            <w:tcW w:w="4536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 xml:space="preserve">ДТО ВС и другие </w:t>
            </w:r>
            <w:r w:rsidR="00F33C12">
              <w:rPr>
                <w:rFonts w:ascii="Times New Roman" w:hAnsi="Times New Roman" w:cs="Times New Roman"/>
              </w:rPr>
              <w:t>СП</w:t>
            </w:r>
          </w:p>
        </w:tc>
      </w:tr>
      <w:tr w:rsidR="001E688B" w:rsidRPr="00066F29" w:rsidTr="001E688B">
        <w:tc>
          <w:tcPr>
            <w:tcW w:w="4673" w:type="dxa"/>
          </w:tcPr>
          <w:p w:rsidR="001E688B" w:rsidRPr="00066F29" w:rsidRDefault="00786C68" w:rsidP="00786C6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1E688B">
              <w:rPr>
                <w:rFonts w:ascii="Times New Roman" w:hAnsi="Times New Roman" w:cs="Times New Roman"/>
              </w:rPr>
              <w:t>е</w:t>
            </w:r>
            <w:r w:rsidR="001E688B" w:rsidRPr="00066F29">
              <w:rPr>
                <w:rFonts w:ascii="Times New Roman" w:hAnsi="Times New Roman" w:cs="Times New Roman"/>
              </w:rPr>
              <w:t>АТИ</w:t>
            </w:r>
          </w:p>
        </w:tc>
        <w:tc>
          <w:tcPr>
            <w:tcW w:w="4536" w:type="dxa"/>
          </w:tcPr>
          <w:p w:rsidR="001E688B" w:rsidRPr="00066F29" w:rsidRDefault="001E688B" w:rsidP="00786C68">
            <w:pPr>
              <w:jc w:val="both"/>
              <w:rPr>
                <w:rFonts w:ascii="Times New Roman" w:hAnsi="Times New Roman" w:cs="Times New Roman"/>
              </w:rPr>
            </w:pPr>
            <w:r w:rsidRPr="00066F29">
              <w:rPr>
                <w:rFonts w:ascii="Times New Roman" w:hAnsi="Times New Roman" w:cs="Times New Roman"/>
              </w:rPr>
              <w:t>не используются в ДТО ВС</w:t>
            </w:r>
          </w:p>
        </w:tc>
      </w:tr>
    </w:tbl>
    <w:p w:rsidR="001E688B" w:rsidRPr="001E688B" w:rsidRDefault="001E688B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E004C" w:rsidRPr="00B45795" w:rsidRDefault="00194B47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классификация была произведена на основе принадлежности ОЗМ к определенным группам материалов SAP ERP. </w:t>
      </w:r>
      <w:r w:rsidR="002A6E9D">
        <w:rPr>
          <w:rFonts w:ascii="Times New Roman" w:hAnsi="Times New Roman" w:cs="Times New Roman"/>
          <w:sz w:val="24"/>
          <w:szCs w:val="24"/>
        </w:rPr>
        <w:t>Такое разделение привело к блокировке создания заказов на поставку на ОЗМ, отнесенных к АТИ и двойного назначения, и, как следствие, невозможность их оприходования в SAP ERP.</w:t>
      </w:r>
      <w:r w:rsidR="002A6E9D" w:rsidRPr="002A6E9D">
        <w:rPr>
          <w:rFonts w:ascii="Times New Roman" w:hAnsi="Times New Roman" w:cs="Times New Roman"/>
          <w:sz w:val="24"/>
          <w:szCs w:val="24"/>
        </w:rPr>
        <w:t xml:space="preserve"> </w:t>
      </w:r>
      <w:r w:rsidR="002A6E9D">
        <w:rPr>
          <w:rFonts w:ascii="Times New Roman" w:hAnsi="Times New Roman" w:cs="Times New Roman"/>
          <w:sz w:val="24"/>
          <w:szCs w:val="24"/>
        </w:rPr>
        <w:t>Полный цикл о</w:t>
      </w:r>
      <w:r w:rsidR="002A6E9D" w:rsidRPr="002A6E9D">
        <w:rPr>
          <w:rFonts w:ascii="Times New Roman" w:hAnsi="Times New Roman" w:cs="Times New Roman"/>
          <w:sz w:val="24"/>
          <w:szCs w:val="24"/>
        </w:rPr>
        <w:t>бработк</w:t>
      </w:r>
      <w:r w:rsidR="002A6E9D">
        <w:rPr>
          <w:rFonts w:ascii="Times New Roman" w:hAnsi="Times New Roman" w:cs="Times New Roman"/>
          <w:sz w:val="24"/>
          <w:szCs w:val="24"/>
        </w:rPr>
        <w:t>и</w:t>
      </w:r>
      <w:r w:rsidR="002A6E9D" w:rsidRPr="002A6E9D">
        <w:rPr>
          <w:rFonts w:ascii="Times New Roman" w:hAnsi="Times New Roman" w:cs="Times New Roman"/>
          <w:sz w:val="24"/>
          <w:szCs w:val="24"/>
        </w:rPr>
        <w:t xml:space="preserve"> потребности </w:t>
      </w:r>
      <w:r w:rsidR="002A6E9D">
        <w:rPr>
          <w:rFonts w:ascii="Times New Roman" w:hAnsi="Times New Roman" w:cs="Times New Roman"/>
          <w:sz w:val="24"/>
          <w:szCs w:val="24"/>
        </w:rPr>
        <w:t>в</w:t>
      </w:r>
      <w:r w:rsidR="002A6E9D" w:rsidRPr="002A6E9D">
        <w:rPr>
          <w:rFonts w:ascii="Times New Roman" w:hAnsi="Times New Roman" w:cs="Times New Roman"/>
          <w:sz w:val="24"/>
          <w:szCs w:val="24"/>
        </w:rPr>
        <w:t xml:space="preserve"> таки</w:t>
      </w:r>
      <w:r w:rsidR="002A6E9D">
        <w:rPr>
          <w:rFonts w:ascii="Times New Roman" w:hAnsi="Times New Roman" w:cs="Times New Roman"/>
          <w:sz w:val="24"/>
          <w:szCs w:val="24"/>
        </w:rPr>
        <w:t>х</w:t>
      </w:r>
      <w:r w:rsidR="002A6E9D" w:rsidRPr="002A6E9D">
        <w:rPr>
          <w:rFonts w:ascii="Times New Roman" w:hAnsi="Times New Roman" w:cs="Times New Roman"/>
          <w:sz w:val="24"/>
          <w:szCs w:val="24"/>
        </w:rPr>
        <w:t xml:space="preserve"> ТМЦ возмож</w:t>
      </w:r>
      <w:r w:rsidR="002A6E9D">
        <w:rPr>
          <w:rFonts w:ascii="Times New Roman" w:hAnsi="Times New Roman" w:cs="Times New Roman"/>
          <w:sz w:val="24"/>
          <w:szCs w:val="24"/>
        </w:rPr>
        <w:t>е</w:t>
      </w:r>
      <w:r w:rsidR="002A6E9D" w:rsidRPr="002A6E9D">
        <w:rPr>
          <w:rFonts w:ascii="Times New Roman" w:hAnsi="Times New Roman" w:cs="Times New Roman"/>
          <w:sz w:val="24"/>
          <w:szCs w:val="24"/>
        </w:rPr>
        <w:t xml:space="preserve">н только в </w:t>
      </w:r>
      <w:r w:rsidR="002A6E9D">
        <w:rPr>
          <w:rFonts w:ascii="Times New Roman" w:hAnsi="Times New Roman" w:cs="Times New Roman"/>
          <w:sz w:val="24"/>
          <w:szCs w:val="24"/>
        </w:rPr>
        <w:t xml:space="preserve">ИС </w:t>
      </w:r>
      <w:r w:rsidR="002A6E9D">
        <w:rPr>
          <w:rFonts w:ascii="Times New Roman" w:hAnsi="Times New Roman" w:cs="Times New Roman"/>
          <w:sz w:val="24"/>
          <w:szCs w:val="24"/>
          <w:lang w:val="en-US"/>
        </w:rPr>
        <w:t>AMOS</w:t>
      </w:r>
      <w:r w:rsidR="002A6E9D">
        <w:rPr>
          <w:rFonts w:ascii="Times New Roman" w:hAnsi="Times New Roman" w:cs="Times New Roman"/>
          <w:sz w:val="24"/>
          <w:szCs w:val="24"/>
        </w:rPr>
        <w:t>. Принимая во внимание довольно обширный список номенклатур, включенны</w:t>
      </w:r>
      <w:r w:rsidR="007F5672">
        <w:rPr>
          <w:rFonts w:ascii="Times New Roman" w:hAnsi="Times New Roman" w:cs="Times New Roman"/>
          <w:sz w:val="24"/>
          <w:szCs w:val="24"/>
        </w:rPr>
        <w:t>х</w:t>
      </w:r>
      <w:r w:rsidR="002A6E9D">
        <w:rPr>
          <w:rFonts w:ascii="Times New Roman" w:hAnsi="Times New Roman" w:cs="Times New Roman"/>
          <w:sz w:val="24"/>
          <w:szCs w:val="24"/>
        </w:rPr>
        <w:t xml:space="preserve"> в группы материалов двойного назначения, существенно снизилась скорость создания заказов на поставку и ввода первичных </w:t>
      </w:r>
      <w:r w:rsidR="002A6E9D" w:rsidRPr="00B45795">
        <w:rPr>
          <w:rFonts w:ascii="Times New Roman" w:hAnsi="Times New Roman" w:cs="Times New Roman"/>
          <w:sz w:val="24"/>
          <w:szCs w:val="24"/>
        </w:rPr>
        <w:t>документов у пользователей не ДТО ВС</w:t>
      </w:r>
      <w:r w:rsidR="007F5672">
        <w:rPr>
          <w:rFonts w:ascii="Times New Roman" w:hAnsi="Times New Roman" w:cs="Times New Roman"/>
          <w:sz w:val="24"/>
          <w:szCs w:val="24"/>
        </w:rPr>
        <w:t xml:space="preserve"> в виду потерь времени на присвоение соответствующих ролей в SAP ERP</w:t>
      </w:r>
      <w:r w:rsidR="002A6E9D" w:rsidRPr="00B45795">
        <w:rPr>
          <w:rFonts w:ascii="Times New Roman" w:hAnsi="Times New Roman" w:cs="Times New Roman"/>
          <w:sz w:val="24"/>
          <w:szCs w:val="24"/>
        </w:rPr>
        <w:t>.</w:t>
      </w:r>
    </w:p>
    <w:p w:rsidR="008712E7" w:rsidRPr="00B45795" w:rsidRDefault="002A6E9D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5795">
        <w:rPr>
          <w:rFonts w:ascii="Times New Roman" w:hAnsi="Times New Roman" w:cs="Times New Roman"/>
          <w:sz w:val="24"/>
          <w:szCs w:val="24"/>
        </w:rPr>
        <w:t xml:space="preserve">Учитывая вышеизложенное </w:t>
      </w:r>
      <w:r w:rsidR="008712E7" w:rsidRPr="00B45795">
        <w:rPr>
          <w:rFonts w:ascii="Times New Roman" w:hAnsi="Times New Roman" w:cs="Times New Roman"/>
          <w:sz w:val="24"/>
          <w:szCs w:val="24"/>
        </w:rPr>
        <w:t>предлага</w:t>
      </w:r>
      <w:r w:rsidR="00B45795" w:rsidRPr="00B45795">
        <w:rPr>
          <w:rFonts w:ascii="Times New Roman" w:hAnsi="Times New Roman" w:cs="Times New Roman"/>
          <w:sz w:val="24"/>
          <w:szCs w:val="24"/>
        </w:rPr>
        <w:t>ется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 следующее </w:t>
      </w:r>
      <w:r w:rsidR="00B45795">
        <w:rPr>
          <w:rFonts w:ascii="Times New Roman" w:hAnsi="Times New Roman" w:cs="Times New Roman"/>
          <w:sz w:val="24"/>
          <w:szCs w:val="24"/>
        </w:rPr>
        <w:t xml:space="preserve">решение </w:t>
      </w:r>
      <w:r w:rsidR="008712E7" w:rsidRPr="00B45795">
        <w:rPr>
          <w:rFonts w:ascii="Times New Roman" w:hAnsi="Times New Roman" w:cs="Times New Roman"/>
          <w:sz w:val="24"/>
          <w:szCs w:val="24"/>
        </w:rPr>
        <w:t>по организации работ</w:t>
      </w:r>
      <w:r w:rsidR="00B45795">
        <w:rPr>
          <w:rFonts w:ascii="Times New Roman" w:hAnsi="Times New Roman" w:cs="Times New Roman"/>
          <w:sz w:val="24"/>
          <w:szCs w:val="24"/>
        </w:rPr>
        <w:t xml:space="preserve"> по ведению учета ТМЦ 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в двух системах, при котором будут созданы отдельные склады для </w:t>
      </w:r>
      <w:r w:rsidR="00B45795">
        <w:rPr>
          <w:rFonts w:ascii="Times New Roman" w:hAnsi="Times New Roman" w:cs="Times New Roman"/>
          <w:sz w:val="24"/>
          <w:szCs w:val="24"/>
        </w:rPr>
        <w:t xml:space="preserve">ИС </w:t>
      </w:r>
      <w:r w:rsidR="008712E7" w:rsidRPr="00B45795">
        <w:rPr>
          <w:rFonts w:ascii="Times New Roman" w:hAnsi="Times New Roman" w:cs="Times New Roman"/>
          <w:sz w:val="24"/>
          <w:szCs w:val="24"/>
        </w:rPr>
        <w:t>AMOS (с отражением их в SAP</w:t>
      </w:r>
      <w:r w:rsidR="00B45795">
        <w:rPr>
          <w:rFonts w:ascii="Times New Roman" w:hAnsi="Times New Roman" w:cs="Times New Roman"/>
          <w:sz w:val="24"/>
          <w:szCs w:val="24"/>
        </w:rPr>
        <w:t xml:space="preserve"> ERP</w:t>
      </w:r>
      <w:r w:rsidR="008712E7" w:rsidRPr="00B45795">
        <w:rPr>
          <w:rFonts w:ascii="Times New Roman" w:hAnsi="Times New Roman" w:cs="Times New Roman"/>
          <w:sz w:val="24"/>
          <w:szCs w:val="24"/>
        </w:rPr>
        <w:t>) и для SAP</w:t>
      </w:r>
      <w:r w:rsidR="00B45795" w:rsidRPr="00B45795">
        <w:rPr>
          <w:rFonts w:ascii="Times New Roman" w:hAnsi="Times New Roman" w:cs="Times New Roman"/>
          <w:sz w:val="24"/>
          <w:szCs w:val="24"/>
        </w:rPr>
        <w:t xml:space="preserve"> </w:t>
      </w:r>
      <w:r w:rsidR="00B45795"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="00B45795">
        <w:rPr>
          <w:rFonts w:ascii="Times New Roman" w:hAnsi="Times New Roman" w:cs="Times New Roman"/>
          <w:sz w:val="24"/>
          <w:szCs w:val="24"/>
        </w:rPr>
        <w:t>. Данный подход потребует:</w:t>
      </w:r>
    </w:p>
    <w:p w:rsidR="008712E7" w:rsidRPr="00B45795" w:rsidRDefault="007F5672" w:rsidP="00786C68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создания заказов на закупку и поступления </w:t>
      </w:r>
      <w:r w:rsidRPr="00B45795">
        <w:rPr>
          <w:rFonts w:ascii="Times New Roman" w:hAnsi="Times New Roman" w:cs="Times New Roman"/>
          <w:sz w:val="24"/>
          <w:szCs w:val="24"/>
        </w:rPr>
        <w:t>только на склады в ИС AMOS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5795">
        <w:rPr>
          <w:rFonts w:ascii="Times New Roman" w:hAnsi="Times New Roman" w:cs="Times New Roman"/>
          <w:sz w:val="24"/>
          <w:szCs w:val="24"/>
        </w:rPr>
        <w:t>п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ри появлении потребности в </w:t>
      </w:r>
      <w:r w:rsidR="00B45795" w:rsidRPr="00B45795">
        <w:rPr>
          <w:rFonts w:ascii="Times New Roman" w:hAnsi="Times New Roman" w:cs="Times New Roman"/>
          <w:sz w:val="24"/>
          <w:szCs w:val="24"/>
        </w:rPr>
        <w:t xml:space="preserve">ИС </w:t>
      </w:r>
      <w:r w:rsidR="008712E7" w:rsidRPr="00B45795">
        <w:rPr>
          <w:rFonts w:ascii="Times New Roman" w:hAnsi="Times New Roman" w:cs="Times New Roman"/>
          <w:sz w:val="24"/>
          <w:szCs w:val="24"/>
        </w:rPr>
        <w:t>AMOS;</w:t>
      </w:r>
    </w:p>
    <w:p w:rsidR="008712E7" w:rsidRPr="00B45795" w:rsidRDefault="008F48B5" w:rsidP="00786C68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ри появлении потребности в SAP </w:t>
      </w:r>
      <w:r>
        <w:rPr>
          <w:rFonts w:ascii="Times New Roman" w:hAnsi="Times New Roman" w:cs="Times New Roman"/>
          <w:sz w:val="24"/>
          <w:szCs w:val="24"/>
        </w:rPr>
        <w:t xml:space="preserve">ERP или поступлении заявки на закупку на бумажном носителе </w:t>
      </w:r>
      <w:r w:rsidR="008712E7" w:rsidRPr="00B45795">
        <w:rPr>
          <w:rFonts w:ascii="Times New Roman" w:hAnsi="Times New Roman" w:cs="Times New Roman"/>
          <w:sz w:val="24"/>
          <w:szCs w:val="24"/>
        </w:rPr>
        <w:t>поступлени</w:t>
      </w:r>
      <w:r w:rsidR="007F5672">
        <w:rPr>
          <w:rFonts w:ascii="Times New Roman" w:hAnsi="Times New Roman" w:cs="Times New Roman"/>
          <w:sz w:val="24"/>
          <w:szCs w:val="24"/>
        </w:rPr>
        <w:t>я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 </w:t>
      </w:r>
      <w:r w:rsidRPr="00B45795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на склады для SAP </w:t>
      </w:r>
      <w:r>
        <w:rPr>
          <w:rFonts w:ascii="Times New Roman" w:hAnsi="Times New Roman" w:cs="Times New Roman"/>
          <w:sz w:val="24"/>
          <w:szCs w:val="24"/>
        </w:rPr>
        <w:t xml:space="preserve">ERP </w:t>
      </w:r>
      <w:r w:rsidR="008712E7" w:rsidRPr="00B45795">
        <w:rPr>
          <w:rFonts w:ascii="Times New Roman" w:hAnsi="Times New Roman" w:cs="Times New Roman"/>
          <w:sz w:val="24"/>
          <w:szCs w:val="24"/>
        </w:rPr>
        <w:t>по заказам</w:t>
      </w:r>
      <w:r w:rsidRPr="008F48B5">
        <w:rPr>
          <w:rFonts w:ascii="Times New Roman" w:hAnsi="Times New Roman" w:cs="Times New Roman"/>
          <w:sz w:val="24"/>
          <w:szCs w:val="24"/>
        </w:rPr>
        <w:t xml:space="preserve"> на поставку</w:t>
      </w:r>
      <w:r w:rsidR="008712E7" w:rsidRPr="00B45795">
        <w:rPr>
          <w:rFonts w:ascii="Times New Roman" w:hAnsi="Times New Roman" w:cs="Times New Roman"/>
          <w:sz w:val="24"/>
          <w:szCs w:val="24"/>
        </w:rPr>
        <w:t>, сделанным в SAP</w:t>
      </w:r>
      <w:r>
        <w:rPr>
          <w:rFonts w:ascii="Times New Roman" w:hAnsi="Times New Roman" w:cs="Times New Roman"/>
          <w:sz w:val="24"/>
          <w:szCs w:val="24"/>
        </w:rPr>
        <w:t xml:space="preserve"> ERP</w:t>
      </w:r>
      <w:r w:rsidR="008712E7" w:rsidRPr="00B45795">
        <w:rPr>
          <w:rFonts w:ascii="Times New Roman" w:hAnsi="Times New Roman" w:cs="Times New Roman"/>
          <w:sz w:val="24"/>
          <w:szCs w:val="24"/>
        </w:rPr>
        <w:t>;</w:t>
      </w:r>
    </w:p>
    <w:p w:rsidR="008712E7" w:rsidRDefault="008F48B5" w:rsidP="00786C68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B5">
        <w:rPr>
          <w:rFonts w:ascii="Times New Roman" w:hAnsi="Times New Roman" w:cs="Times New Roman"/>
          <w:sz w:val="24"/>
          <w:szCs w:val="24"/>
        </w:rPr>
        <w:t>д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ля предотвращения в SAP </w:t>
      </w:r>
      <w:r>
        <w:rPr>
          <w:rFonts w:ascii="Times New Roman" w:hAnsi="Times New Roman" w:cs="Times New Roman"/>
          <w:sz w:val="24"/>
          <w:szCs w:val="24"/>
        </w:rPr>
        <w:t xml:space="preserve">ERP </w:t>
      </w:r>
      <w:r w:rsidR="008712E7" w:rsidRPr="00B45795">
        <w:rPr>
          <w:rFonts w:ascii="Times New Roman" w:hAnsi="Times New Roman" w:cs="Times New Roman"/>
          <w:sz w:val="24"/>
          <w:szCs w:val="24"/>
        </w:rPr>
        <w:t>«прямых» проводок поступления или выдачи ТМЦ на/со складов для AMOS созда</w:t>
      </w:r>
      <w:r w:rsidR="00E13CE0">
        <w:rPr>
          <w:rFonts w:ascii="Times New Roman" w:hAnsi="Times New Roman" w:cs="Times New Roman"/>
          <w:sz w:val="24"/>
          <w:szCs w:val="24"/>
        </w:rPr>
        <w:t>ние</w:t>
      </w:r>
      <w:r w:rsidR="008712E7" w:rsidRPr="00B45795">
        <w:rPr>
          <w:rFonts w:ascii="Times New Roman" w:hAnsi="Times New Roman" w:cs="Times New Roman"/>
          <w:sz w:val="24"/>
          <w:szCs w:val="24"/>
        </w:rPr>
        <w:t xml:space="preserve"> запрет</w:t>
      </w:r>
      <w:r w:rsidR="00E13CE0">
        <w:rPr>
          <w:rFonts w:ascii="Times New Roman" w:hAnsi="Times New Roman" w:cs="Times New Roman"/>
          <w:sz w:val="24"/>
          <w:szCs w:val="24"/>
        </w:rPr>
        <w:t>а</w:t>
      </w:r>
      <w:r w:rsidR="00E47BD5">
        <w:rPr>
          <w:rFonts w:ascii="Times New Roman" w:hAnsi="Times New Roman" w:cs="Times New Roman"/>
          <w:sz w:val="24"/>
          <w:szCs w:val="24"/>
        </w:rPr>
        <w:t xml:space="preserve"> на проводки такого рода;</w:t>
      </w:r>
    </w:p>
    <w:p w:rsidR="00E47BD5" w:rsidRDefault="00E47BD5" w:rsidP="00E47BD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BD5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аз</w:t>
      </w:r>
      <w:r w:rsidRPr="00E47BD5">
        <w:rPr>
          <w:rFonts w:ascii="Times New Roman" w:hAnsi="Times New Roman" w:cs="Times New Roman"/>
          <w:sz w:val="24"/>
          <w:szCs w:val="24"/>
        </w:rPr>
        <w:t>работ</w:t>
      </w:r>
      <w:r>
        <w:rPr>
          <w:rFonts w:ascii="Times New Roman" w:hAnsi="Times New Roman" w:cs="Times New Roman"/>
          <w:sz w:val="24"/>
          <w:szCs w:val="24"/>
        </w:rPr>
        <w:t xml:space="preserve">ки </w:t>
      </w:r>
      <w:r w:rsidRPr="00E47BD5">
        <w:rPr>
          <w:rFonts w:ascii="Times New Roman" w:hAnsi="Times New Roman" w:cs="Times New Roman"/>
          <w:sz w:val="24"/>
          <w:szCs w:val="24"/>
        </w:rPr>
        <w:t>и утвер</w:t>
      </w:r>
      <w:r>
        <w:rPr>
          <w:rFonts w:ascii="Times New Roman" w:hAnsi="Times New Roman" w:cs="Times New Roman"/>
          <w:sz w:val="24"/>
          <w:szCs w:val="24"/>
        </w:rPr>
        <w:t>ждения</w:t>
      </w:r>
      <w:r w:rsidRPr="00E47BD5">
        <w:rPr>
          <w:rFonts w:ascii="Times New Roman" w:hAnsi="Times New Roman" w:cs="Times New Roman"/>
          <w:sz w:val="24"/>
          <w:szCs w:val="24"/>
        </w:rPr>
        <w:t xml:space="preserve"> структур</w:t>
      </w:r>
      <w:r w:rsidR="00EA24E1">
        <w:rPr>
          <w:rFonts w:ascii="Times New Roman" w:hAnsi="Times New Roman" w:cs="Times New Roman"/>
          <w:sz w:val="24"/>
          <w:szCs w:val="24"/>
        </w:rPr>
        <w:t>ы</w:t>
      </w:r>
      <w:r w:rsidRPr="00E47B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складов в ИС AMOS и SAP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Pr="00E47BD5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E47BD5" w:rsidRDefault="00E47BD5" w:rsidP="00E47BD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BD5">
        <w:rPr>
          <w:rFonts w:ascii="Times New Roman" w:hAnsi="Times New Roman" w:cs="Times New Roman"/>
          <w:sz w:val="24"/>
          <w:szCs w:val="24"/>
        </w:rPr>
        <w:t>проверк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47B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настройки </w:t>
      </w:r>
      <w:r w:rsidRPr="00E47BD5">
        <w:rPr>
          <w:rFonts w:ascii="Times New Roman" w:hAnsi="Times New Roman" w:cs="Times New Roman"/>
          <w:sz w:val="24"/>
          <w:szCs w:val="24"/>
        </w:rPr>
        <w:t xml:space="preserve">полномочий </w:t>
      </w:r>
      <w:r>
        <w:rPr>
          <w:rFonts w:ascii="Times New Roman" w:hAnsi="Times New Roman" w:cs="Times New Roman"/>
          <w:sz w:val="24"/>
          <w:szCs w:val="24"/>
        </w:rPr>
        <w:t xml:space="preserve">пользователей в обеих ИС </w:t>
      </w:r>
      <w:r w:rsidRPr="00E47BD5">
        <w:rPr>
          <w:rFonts w:ascii="Times New Roman" w:hAnsi="Times New Roman" w:cs="Times New Roman"/>
          <w:sz w:val="24"/>
          <w:szCs w:val="24"/>
        </w:rPr>
        <w:t>с учетом предлагаемого решения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47BD5" w:rsidRDefault="000B17A3" w:rsidP="00E47BD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перераспределения </w:t>
      </w:r>
      <w:r w:rsidR="00E47BD5" w:rsidRPr="00E47BD5">
        <w:rPr>
          <w:rFonts w:ascii="Times New Roman" w:hAnsi="Times New Roman" w:cs="Times New Roman"/>
          <w:sz w:val="24"/>
          <w:szCs w:val="24"/>
        </w:rPr>
        <w:t>запас</w:t>
      </w:r>
      <w:r w:rsidR="00E47BD5">
        <w:rPr>
          <w:rFonts w:ascii="Times New Roman" w:hAnsi="Times New Roman" w:cs="Times New Roman"/>
          <w:sz w:val="24"/>
          <w:szCs w:val="24"/>
        </w:rPr>
        <w:t>ов на</w:t>
      </w:r>
      <w:r w:rsidR="00E47BD5" w:rsidRPr="00E47BD5">
        <w:rPr>
          <w:rFonts w:ascii="Times New Roman" w:hAnsi="Times New Roman" w:cs="Times New Roman"/>
          <w:sz w:val="24"/>
          <w:szCs w:val="24"/>
        </w:rPr>
        <w:t xml:space="preserve"> склад</w:t>
      </w:r>
      <w:r w:rsidR="00E47BD5">
        <w:rPr>
          <w:rFonts w:ascii="Times New Roman" w:hAnsi="Times New Roman" w:cs="Times New Roman"/>
          <w:sz w:val="24"/>
          <w:szCs w:val="24"/>
        </w:rPr>
        <w:t xml:space="preserve">ах, если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="00E47BD5">
        <w:rPr>
          <w:rFonts w:ascii="Times New Roman" w:hAnsi="Times New Roman" w:cs="Times New Roman"/>
          <w:sz w:val="24"/>
          <w:szCs w:val="24"/>
        </w:rPr>
        <w:t>;</w:t>
      </w:r>
    </w:p>
    <w:p w:rsidR="00E47BD5" w:rsidRPr="00B45795" w:rsidRDefault="00E47BD5" w:rsidP="00E47BD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Pr="00E47BD5">
        <w:rPr>
          <w:rFonts w:ascii="Times New Roman" w:hAnsi="Times New Roman" w:cs="Times New Roman"/>
          <w:sz w:val="24"/>
          <w:szCs w:val="24"/>
        </w:rPr>
        <w:t>азработ</w:t>
      </w:r>
      <w:r>
        <w:rPr>
          <w:rFonts w:ascii="Times New Roman" w:hAnsi="Times New Roman" w:cs="Times New Roman"/>
          <w:sz w:val="24"/>
          <w:szCs w:val="24"/>
        </w:rPr>
        <w:t>ки</w:t>
      </w:r>
      <w:r w:rsidRPr="00E47B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пользовательских инструкций </w:t>
      </w:r>
      <w:r w:rsidRPr="00E47BD5">
        <w:rPr>
          <w:rFonts w:ascii="Times New Roman" w:hAnsi="Times New Roman" w:cs="Times New Roman"/>
          <w:sz w:val="24"/>
          <w:szCs w:val="24"/>
        </w:rPr>
        <w:t xml:space="preserve">по работе с </w:t>
      </w:r>
      <w:r>
        <w:rPr>
          <w:rFonts w:ascii="Times New Roman" w:hAnsi="Times New Roman" w:cs="Times New Roman"/>
          <w:sz w:val="24"/>
          <w:szCs w:val="24"/>
        </w:rPr>
        <w:t>дву</w:t>
      </w:r>
      <w:r w:rsidRPr="00E47BD5">
        <w:rPr>
          <w:rFonts w:ascii="Times New Roman" w:hAnsi="Times New Roman" w:cs="Times New Roman"/>
          <w:sz w:val="24"/>
          <w:szCs w:val="24"/>
        </w:rPr>
        <w:t>мя системами.</w:t>
      </w:r>
    </w:p>
    <w:p w:rsidR="00EA24E1" w:rsidRPr="00BF4FD8" w:rsidRDefault="00EA24E1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A24E1" w:rsidRPr="00BF4FD8" w:rsidDel="00A76513" w:rsidRDefault="00EA24E1" w:rsidP="00786C68">
      <w:pPr>
        <w:spacing w:after="0" w:line="240" w:lineRule="auto"/>
        <w:ind w:firstLine="709"/>
        <w:jc w:val="both"/>
        <w:rPr>
          <w:del w:id="0" w:author="Герасин Роман Александрович" w:date="2017-07-20T09:25:00Z"/>
          <w:rFonts w:ascii="Times New Roman" w:hAnsi="Times New Roman" w:cs="Times New Roman"/>
          <w:sz w:val="24"/>
          <w:szCs w:val="24"/>
        </w:rPr>
      </w:pPr>
    </w:p>
    <w:p w:rsidR="008712E7" w:rsidRPr="00B45795" w:rsidRDefault="008712E7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5795">
        <w:rPr>
          <w:rFonts w:ascii="Times New Roman" w:hAnsi="Times New Roman" w:cs="Times New Roman"/>
          <w:sz w:val="24"/>
          <w:szCs w:val="24"/>
        </w:rPr>
        <w:t>Таким образом образуется 2 отдельных ветки движения ТМЦ, распределение по котор</w:t>
      </w:r>
      <w:r w:rsidR="008F48B5">
        <w:rPr>
          <w:rFonts w:ascii="Times New Roman" w:hAnsi="Times New Roman" w:cs="Times New Roman"/>
          <w:sz w:val="24"/>
          <w:szCs w:val="24"/>
        </w:rPr>
        <w:t>ы</w:t>
      </w:r>
      <w:r w:rsidRPr="00B45795">
        <w:rPr>
          <w:rFonts w:ascii="Times New Roman" w:hAnsi="Times New Roman" w:cs="Times New Roman"/>
          <w:sz w:val="24"/>
          <w:szCs w:val="24"/>
        </w:rPr>
        <w:t xml:space="preserve">м продиктовано </w:t>
      </w:r>
      <w:r w:rsidR="00E13CE0">
        <w:rPr>
          <w:rFonts w:ascii="Times New Roman" w:hAnsi="Times New Roman" w:cs="Times New Roman"/>
          <w:sz w:val="24"/>
          <w:szCs w:val="24"/>
        </w:rPr>
        <w:t>информационной системой</w:t>
      </w:r>
      <w:r w:rsidR="008F48B5">
        <w:rPr>
          <w:rFonts w:ascii="Times New Roman" w:hAnsi="Times New Roman" w:cs="Times New Roman"/>
          <w:sz w:val="24"/>
          <w:szCs w:val="24"/>
        </w:rPr>
        <w:t xml:space="preserve"> появления </w:t>
      </w:r>
      <w:r w:rsidRPr="00B45795">
        <w:rPr>
          <w:rFonts w:ascii="Times New Roman" w:hAnsi="Times New Roman" w:cs="Times New Roman"/>
          <w:sz w:val="24"/>
          <w:szCs w:val="24"/>
        </w:rPr>
        <w:t>потребности. Преимуществами данного подхода являются:</w:t>
      </w:r>
    </w:p>
    <w:p w:rsidR="008712E7" w:rsidRPr="008F48B5" w:rsidRDefault="00C330AF" w:rsidP="00786C6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0A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беспече</w:t>
      </w:r>
      <w:r w:rsidR="00E13CE0">
        <w:rPr>
          <w:rFonts w:ascii="Times New Roman" w:hAnsi="Times New Roman" w:cs="Times New Roman"/>
          <w:sz w:val="24"/>
          <w:szCs w:val="24"/>
        </w:rPr>
        <w:t>ние</w:t>
      </w:r>
      <w:r>
        <w:rPr>
          <w:rFonts w:ascii="Times New Roman" w:hAnsi="Times New Roman" w:cs="Times New Roman"/>
          <w:sz w:val="24"/>
          <w:szCs w:val="24"/>
        </w:rPr>
        <w:t xml:space="preserve"> жестк</w:t>
      </w:r>
      <w:r w:rsidR="00E13CE0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синхронизаци</w:t>
      </w:r>
      <w:r w:rsidR="00E13CE0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0AF">
        <w:rPr>
          <w:rFonts w:ascii="Times New Roman" w:hAnsi="Times New Roman" w:cs="Times New Roman"/>
          <w:sz w:val="24"/>
          <w:szCs w:val="24"/>
        </w:rPr>
        <w:t xml:space="preserve">запасов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8712E7" w:rsidRPr="008F48B5">
        <w:rPr>
          <w:rFonts w:ascii="Times New Roman" w:hAnsi="Times New Roman" w:cs="Times New Roman"/>
          <w:sz w:val="24"/>
          <w:szCs w:val="24"/>
        </w:rPr>
        <w:t>склад</w:t>
      </w:r>
      <w:r>
        <w:rPr>
          <w:rFonts w:ascii="Times New Roman" w:hAnsi="Times New Roman" w:cs="Times New Roman"/>
          <w:sz w:val="24"/>
          <w:szCs w:val="24"/>
        </w:rPr>
        <w:t>ах</w:t>
      </w:r>
      <w:r w:rsidR="008712E7" w:rsidRPr="008F48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ИС </w:t>
      </w:r>
      <w:r w:rsidR="008712E7" w:rsidRPr="008F48B5">
        <w:rPr>
          <w:rFonts w:ascii="Times New Roman" w:hAnsi="Times New Roman" w:cs="Times New Roman"/>
          <w:sz w:val="24"/>
          <w:szCs w:val="24"/>
        </w:rPr>
        <w:t xml:space="preserve">AMOS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8712E7" w:rsidRPr="008F48B5">
        <w:rPr>
          <w:rFonts w:ascii="Times New Roman" w:hAnsi="Times New Roman" w:cs="Times New Roman"/>
          <w:sz w:val="24"/>
          <w:szCs w:val="24"/>
        </w:rPr>
        <w:t xml:space="preserve"> SAP</w:t>
      </w:r>
      <w:r w:rsidR="00E13CE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ERP. Мастер-системой в данном случае является ИС </w:t>
      </w:r>
      <w:r>
        <w:rPr>
          <w:rFonts w:ascii="Times New Roman" w:hAnsi="Times New Roman" w:cs="Times New Roman"/>
          <w:sz w:val="24"/>
          <w:szCs w:val="24"/>
          <w:lang w:val="en-US"/>
        </w:rPr>
        <w:t>AMOS</w:t>
      </w:r>
      <w:r w:rsidR="008712E7" w:rsidRPr="008F48B5">
        <w:rPr>
          <w:rFonts w:ascii="Times New Roman" w:hAnsi="Times New Roman" w:cs="Times New Roman"/>
          <w:sz w:val="24"/>
          <w:szCs w:val="24"/>
        </w:rPr>
        <w:t>. Как следствие этого</w:t>
      </w:r>
      <w:r>
        <w:rPr>
          <w:rFonts w:ascii="Times New Roman" w:hAnsi="Times New Roman" w:cs="Times New Roman"/>
          <w:sz w:val="24"/>
          <w:szCs w:val="24"/>
        </w:rPr>
        <w:t>,</w:t>
      </w:r>
      <w:r w:rsidR="008712E7" w:rsidRPr="008F48B5">
        <w:rPr>
          <w:rFonts w:ascii="Times New Roman" w:hAnsi="Times New Roman" w:cs="Times New Roman"/>
          <w:sz w:val="24"/>
          <w:szCs w:val="24"/>
        </w:rPr>
        <w:t xml:space="preserve"> полное соответствие остатков на этих складах в </w:t>
      </w:r>
      <w:r>
        <w:rPr>
          <w:rFonts w:ascii="Times New Roman" w:hAnsi="Times New Roman" w:cs="Times New Roman"/>
          <w:sz w:val="24"/>
          <w:szCs w:val="24"/>
        </w:rPr>
        <w:t xml:space="preserve">ИС </w:t>
      </w:r>
      <w:r w:rsidR="008712E7" w:rsidRPr="008F48B5">
        <w:rPr>
          <w:rFonts w:ascii="Times New Roman" w:hAnsi="Times New Roman" w:cs="Times New Roman"/>
          <w:sz w:val="24"/>
          <w:szCs w:val="24"/>
        </w:rPr>
        <w:t>AMOS и SAP</w:t>
      </w:r>
      <w:r w:rsidRPr="00C330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="008712E7" w:rsidRPr="008F48B5">
        <w:rPr>
          <w:rFonts w:ascii="Times New Roman" w:hAnsi="Times New Roman" w:cs="Times New Roman"/>
          <w:sz w:val="24"/>
          <w:szCs w:val="24"/>
        </w:rPr>
        <w:t>;</w:t>
      </w:r>
    </w:p>
    <w:p w:rsidR="00786C68" w:rsidRDefault="00C330AF" w:rsidP="00786C6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пользователи </w:t>
      </w:r>
      <w:r w:rsidR="008712E7" w:rsidRPr="008F48B5">
        <w:rPr>
          <w:rFonts w:ascii="Times New Roman" w:hAnsi="Times New Roman" w:cs="Times New Roman"/>
          <w:sz w:val="24"/>
          <w:szCs w:val="24"/>
        </w:rPr>
        <w:t>СП (не ДТО ВС) продолжат работу со складами ДУЗД в SAP</w:t>
      </w:r>
      <w:r w:rsidR="00E13CE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ERP в штатном режиме</w:t>
      </w:r>
      <w:r w:rsidR="00786C68">
        <w:rPr>
          <w:rFonts w:ascii="Times New Roman" w:hAnsi="Times New Roman" w:cs="Times New Roman"/>
          <w:sz w:val="24"/>
          <w:szCs w:val="24"/>
        </w:rPr>
        <w:t xml:space="preserve"> без каких-либо ограничений;</w:t>
      </w:r>
    </w:p>
    <w:p w:rsidR="008712E7" w:rsidRPr="008F48B5" w:rsidRDefault="00E13CE0" w:rsidP="00786C6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возможность тиражирования </w:t>
      </w:r>
      <w:r w:rsidR="00786C68">
        <w:rPr>
          <w:rFonts w:ascii="Times New Roman" w:hAnsi="Times New Roman" w:cs="Times New Roman"/>
          <w:sz w:val="24"/>
          <w:szCs w:val="24"/>
        </w:rPr>
        <w:t>данн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="00786C68">
        <w:rPr>
          <w:rFonts w:ascii="Times New Roman" w:hAnsi="Times New Roman" w:cs="Times New Roman"/>
          <w:sz w:val="24"/>
          <w:szCs w:val="24"/>
        </w:rPr>
        <w:t xml:space="preserve"> подход</w:t>
      </w:r>
      <w:r>
        <w:rPr>
          <w:rFonts w:ascii="Times New Roman" w:hAnsi="Times New Roman" w:cs="Times New Roman"/>
          <w:sz w:val="24"/>
          <w:szCs w:val="24"/>
        </w:rPr>
        <w:t>а</w:t>
      </w:r>
      <w:r w:rsidR="00786C68">
        <w:rPr>
          <w:rFonts w:ascii="Times New Roman" w:hAnsi="Times New Roman" w:cs="Times New Roman"/>
          <w:sz w:val="24"/>
          <w:szCs w:val="24"/>
        </w:rPr>
        <w:t xml:space="preserve"> на склады представительств ПАО «Аэрофлот»</w:t>
      </w:r>
      <w:r w:rsidR="00C330AF">
        <w:rPr>
          <w:rFonts w:ascii="Times New Roman" w:hAnsi="Times New Roman" w:cs="Times New Roman"/>
          <w:sz w:val="24"/>
          <w:szCs w:val="24"/>
        </w:rPr>
        <w:t>.</w:t>
      </w:r>
    </w:p>
    <w:p w:rsidR="008712E7" w:rsidRPr="00B078EB" w:rsidRDefault="00B078EB" w:rsidP="005E5103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rPrChange w:id="1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2" w:author="Герасин Роман Александрович" w:date="2017-07-20T08:51:00Z">
          <w:pPr>
            <w:numPr>
              <w:numId w:val="8"/>
            </w:numPr>
            <w:spacing w:after="0" w:line="240" w:lineRule="auto"/>
            <w:ind w:firstLine="709"/>
            <w:jc w:val="both"/>
          </w:pPr>
        </w:pPrChange>
      </w:pPr>
      <w:ins w:id="3" w:author="Герасин Роман Александрович" w:date="2017-07-20T08:51:00Z">
        <w:r w:rsidRPr="00B078EB">
          <w:rPr>
            <w:rFonts w:ascii="Times New Roman" w:hAnsi="Times New Roman" w:cs="Times New Roman"/>
            <w:sz w:val="24"/>
            <w:szCs w:val="24"/>
          </w:rPr>
          <w:t>При этом остается возможнос</w:t>
        </w:r>
        <w:r w:rsidRPr="00B078EB">
          <w:rPr>
            <w:rFonts w:ascii="Times New Roman" w:hAnsi="Times New Roman" w:cs="Times New Roman"/>
            <w:sz w:val="24"/>
            <w:szCs w:val="24"/>
            <w:rPrChange w:id="4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ть перемещения ТМЦ из ИС AMOS на склады SAP ERP в то время, как </w:t>
        </w:r>
      </w:ins>
      <w:ins w:id="5" w:author="Герасин Роман Александрович" w:date="2017-07-20T08:54:00Z">
        <w:r>
          <w:rPr>
            <w:rFonts w:ascii="Times New Roman" w:hAnsi="Times New Roman" w:cs="Times New Roman"/>
            <w:sz w:val="24"/>
            <w:szCs w:val="24"/>
          </w:rPr>
          <w:t xml:space="preserve">перемещение в </w:t>
        </w:r>
      </w:ins>
      <w:ins w:id="6" w:author="Герасин Роман Александрович" w:date="2017-07-20T08:51:00Z">
        <w:r w:rsidRPr="00B078EB">
          <w:rPr>
            <w:rFonts w:ascii="Times New Roman" w:hAnsi="Times New Roman" w:cs="Times New Roman"/>
            <w:sz w:val="24"/>
            <w:szCs w:val="24"/>
            <w:rPrChange w:id="7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обратно</w:t>
        </w:r>
      </w:ins>
      <w:ins w:id="8" w:author="Герасин Роман Александрович" w:date="2017-07-20T08:54:00Z">
        <w:r>
          <w:rPr>
            <w:rFonts w:ascii="Times New Roman" w:hAnsi="Times New Roman" w:cs="Times New Roman"/>
            <w:sz w:val="24"/>
            <w:szCs w:val="24"/>
          </w:rPr>
          <w:t xml:space="preserve">м направлении (со складов SAP ERP на склады ИС </w: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t>AMOS</w:t>
        </w:r>
        <w:r>
          <w:rPr>
            <w:rFonts w:ascii="Times New Roman" w:hAnsi="Times New Roman" w:cs="Times New Roman"/>
            <w:sz w:val="24"/>
            <w:szCs w:val="24"/>
          </w:rPr>
          <w:t>)</w:t>
        </w:r>
      </w:ins>
      <w:ins w:id="9" w:author="Герасин Роман Александрович" w:date="2017-07-20T08:51:00Z">
        <w:r w:rsidRPr="00B078EB">
          <w:rPr>
            <w:rFonts w:ascii="Times New Roman" w:hAnsi="Times New Roman" w:cs="Times New Roman"/>
            <w:sz w:val="24"/>
            <w:szCs w:val="24"/>
            <w:rPrChange w:id="10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возможно </w:t>
        </w:r>
      </w:ins>
      <w:ins w:id="11" w:author="Герасин Роман Александрович" w:date="2017-07-20T08:53:00Z">
        <w:r>
          <w:rPr>
            <w:rFonts w:ascii="Times New Roman" w:hAnsi="Times New Roman" w:cs="Times New Roman"/>
            <w:sz w:val="24"/>
            <w:szCs w:val="24"/>
          </w:rPr>
          <w:t xml:space="preserve">только </w:t>
        </w:r>
      </w:ins>
      <w:ins w:id="12" w:author="Герасин Роман Александрович" w:date="2017-07-20T08:55:00Z">
        <w:r>
          <w:rPr>
            <w:rFonts w:ascii="Times New Roman" w:hAnsi="Times New Roman" w:cs="Times New Roman"/>
            <w:sz w:val="24"/>
            <w:szCs w:val="24"/>
          </w:rPr>
          <w:t xml:space="preserve">силами </w:t>
        </w:r>
      </w:ins>
      <w:ins w:id="13" w:author="Герасин Роман Александрович" w:date="2017-07-20T08:51:00Z">
        <w:r>
          <w:rPr>
            <w:rFonts w:ascii="Times New Roman" w:hAnsi="Times New Roman" w:cs="Times New Roman"/>
            <w:sz w:val="24"/>
            <w:szCs w:val="24"/>
          </w:rPr>
          <w:t>слу</w:t>
        </w:r>
      </w:ins>
      <w:ins w:id="14" w:author="Герасин Роман Александрович" w:date="2017-07-20T08:52:00Z">
        <w:r>
          <w:rPr>
            <w:rFonts w:ascii="Times New Roman" w:hAnsi="Times New Roman" w:cs="Times New Roman"/>
            <w:sz w:val="24"/>
            <w:szCs w:val="24"/>
          </w:rPr>
          <w:t>жб</w:t>
        </w:r>
      </w:ins>
      <w:ins w:id="15" w:author="Герасин Роман Александрович" w:date="2017-07-20T08:55:00Z">
        <w:r>
          <w:rPr>
            <w:rFonts w:ascii="Times New Roman" w:hAnsi="Times New Roman" w:cs="Times New Roman"/>
            <w:sz w:val="24"/>
            <w:szCs w:val="24"/>
          </w:rPr>
          <w:t>ы</w:t>
        </w:r>
      </w:ins>
      <w:ins w:id="16" w:author="Герасин Роман Александрович" w:date="2017-07-20T08:52:00Z">
        <w:r>
          <w:rPr>
            <w:rFonts w:ascii="Times New Roman" w:hAnsi="Times New Roman" w:cs="Times New Roman"/>
            <w:sz w:val="24"/>
            <w:szCs w:val="24"/>
          </w:rPr>
          <w:t xml:space="preserve"> поддержки</w:t>
        </w:r>
      </w:ins>
      <w:ins w:id="17" w:author="Герасин Роман Александрович" w:date="2017-07-20T08:55:00Z">
        <w:r>
          <w:rPr>
            <w:rFonts w:ascii="Times New Roman" w:hAnsi="Times New Roman" w:cs="Times New Roman"/>
            <w:sz w:val="24"/>
            <w:szCs w:val="24"/>
          </w:rPr>
          <w:t xml:space="preserve"> (на данном этапе) после получения соответствующей заявк</w:t>
        </w:r>
      </w:ins>
      <w:ins w:id="18" w:author="Герасин Роман Александрович" w:date="2017-07-20T08:56:00Z">
        <w:r>
          <w:rPr>
            <w:rFonts w:ascii="Times New Roman" w:hAnsi="Times New Roman" w:cs="Times New Roman"/>
            <w:sz w:val="24"/>
            <w:szCs w:val="24"/>
          </w:rPr>
          <w:t>и</w:t>
        </w:r>
      </w:ins>
      <w:ins w:id="19" w:author="Герасин Роман Александрович" w:date="2017-07-20T08:55:00Z">
        <w:r>
          <w:rPr>
            <w:rFonts w:ascii="Times New Roman" w:hAnsi="Times New Roman" w:cs="Times New Roman"/>
            <w:sz w:val="24"/>
            <w:szCs w:val="24"/>
          </w:rPr>
          <w:t xml:space="preserve"> от пользователей</w:t>
        </w:r>
      </w:ins>
      <w:del w:id="20" w:author="Герасин Роман Александрович" w:date="2017-07-20T08:51:00Z">
        <w:r w:rsidR="00C330AF" w:rsidRPr="00B078EB" w:rsidDel="00B078EB">
          <w:rPr>
            <w:rFonts w:ascii="Times New Roman" w:hAnsi="Times New Roman" w:cs="Times New Roman"/>
            <w:sz w:val="24"/>
            <w:szCs w:val="24"/>
            <w:rPrChange w:id="21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При этом остается возможность перемещения ТМЦ из ИС AMOS на склады 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lang w:val="en-US"/>
            <w:rPrChange w:id="22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>SAP</w:delText>
        </w:r>
        <w:r w:rsidR="00786C68" w:rsidRPr="00B078EB" w:rsidDel="00B078EB">
          <w:rPr>
            <w:rFonts w:ascii="Times New Roman" w:hAnsi="Times New Roman" w:cs="Times New Roman"/>
            <w:sz w:val="24"/>
            <w:szCs w:val="24"/>
            <w:rPrChange w:id="23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 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lang w:val="en-US"/>
            <w:rPrChange w:id="24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>ERP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rPrChange w:id="25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 в </w:delText>
        </w:r>
        <w:r w:rsidR="008712E7" w:rsidRPr="00B078EB" w:rsidDel="00B078EB">
          <w:rPr>
            <w:rFonts w:ascii="Times New Roman" w:hAnsi="Times New Roman" w:cs="Times New Roman"/>
            <w:sz w:val="24"/>
            <w:szCs w:val="24"/>
            <w:rPrChange w:id="26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то время, как 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rPrChange w:id="27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обратно</w:delText>
        </w:r>
        <w:r w:rsidR="00786C68" w:rsidRPr="00B078EB" w:rsidDel="00B078EB">
          <w:rPr>
            <w:rFonts w:ascii="Times New Roman" w:hAnsi="Times New Roman" w:cs="Times New Roman"/>
            <w:sz w:val="24"/>
            <w:szCs w:val="24"/>
            <w:rPrChange w:id="28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е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rPrChange w:id="29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 движени</w:delText>
        </w:r>
        <w:r w:rsidR="00786C68" w:rsidRPr="00B078EB" w:rsidDel="00B078EB">
          <w:rPr>
            <w:rFonts w:ascii="Times New Roman" w:hAnsi="Times New Roman" w:cs="Times New Roman"/>
            <w:sz w:val="24"/>
            <w:szCs w:val="24"/>
            <w:rPrChange w:id="30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е</w:delText>
        </w:r>
        <w:r w:rsidR="00C330AF" w:rsidRPr="00B078EB" w:rsidDel="00B078EB">
          <w:rPr>
            <w:rFonts w:ascii="Times New Roman" w:hAnsi="Times New Roman" w:cs="Times New Roman"/>
            <w:sz w:val="24"/>
            <w:szCs w:val="24"/>
            <w:rPrChange w:id="31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 </w:delText>
        </w:r>
        <w:r w:rsidR="00786C68" w:rsidRPr="00B078EB" w:rsidDel="00B078EB">
          <w:rPr>
            <w:rFonts w:ascii="Times New Roman" w:hAnsi="Times New Roman" w:cs="Times New Roman"/>
            <w:sz w:val="24"/>
            <w:szCs w:val="24"/>
            <w:rPrChange w:id="32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невозможно</w:delText>
        </w:r>
      </w:del>
      <w:r w:rsidR="008712E7" w:rsidRPr="00B078EB">
        <w:rPr>
          <w:rFonts w:ascii="Times New Roman" w:hAnsi="Times New Roman" w:cs="Times New Roman"/>
          <w:sz w:val="24"/>
          <w:szCs w:val="24"/>
          <w:rPrChange w:id="33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>. В</w:t>
      </w:r>
      <w:del w:id="34" w:author="Герасин Роман Александрович" w:date="2017-07-20T08:52:00Z">
        <w:r w:rsidR="008712E7" w:rsidRPr="00B078EB" w:rsidDel="00B078EB">
          <w:rPr>
            <w:rFonts w:ascii="Times New Roman" w:hAnsi="Times New Roman" w:cs="Times New Roman"/>
            <w:sz w:val="24"/>
            <w:szCs w:val="24"/>
            <w:rPrChange w:id="35" w:author="Герасин Роман Александрович" w:date="2017-07-20T08:51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 xml:space="preserve"> </w:delText>
        </w:r>
      </w:del>
      <w:ins w:id="36" w:author="Герасин Роман Александрович" w:date="2017-07-20T08:53:00Z">
        <w:r>
          <w:rPr>
            <w:rFonts w:ascii="Times New Roman" w:hAnsi="Times New Roman" w:cs="Times New Roman"/>
            <w:sz w:val="24"/>
            <w:szCs w:val="24"/>
          </w:rPr>
          <w:t> </w:t>
        </w:r>
      </w:ins>
      <w:r w:rsidR="008712E7" w:rsidRPr="00B078EB">
        <w:rPr>
          <w:rFonts w:ascii="Times New Roman" w:hAnsi="Times New Roman" w:cs="Times New Roman"/>
          <w:sz w:val="24"/>
          <w:szCs w:val="24"/>
          <w:rPrChange w:id="37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>свою очередь</w:t>
      </w:r>
      <w:r w:rsidR="00786C68" w:rsidRPr="00B078EB">
        <w:rPr>
          <w:rFonts w:ascii="Times New Roman" w:hAnsi="Times New Roman" w:cs="Times New Roman"/>
          <w:sz w:val="24"/>
          <w:szCs w:val="24"/>
          <w:rPrChange w:id="38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>,</w:t>
      </w:r>
      <w:r w:rsidR="008712E7" w:rsidRPr="00B078EB">
        <w:rPr>
          <w:rFonts w:ascii="Times New Roman" w:hAnsi="Times New Roman" w:cs="Times New Roman"/>
          <w:sz w:val="24"/>
          <w:szCs w:val="24"/>
          <w:rPrChange w:id="39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это</w:t>
      </w:r>
      <w:r w:rsidR="00786C68" w:rsidRPr="00B078EB">
        <w:rPr>
          <w:rFonts w:ascii="Times New Roman" w:hAnsi="Times New Roman" w:cs="Times New Roman"/>
          <w:sz w:val="24"/>
          <w:szCs w:val="24"/>
          <w:rPrChange w:id="40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="008712E7" w:rsidRPr="00B078EB">
        <w:rPr>
          <w:rFonts w:ascii="Times New Roman" w:hAnsi="Times New Roman" w:cs="Times New Roman"/>
          <w:sz w:val="24"/>
          <w:szCs w:val="24"/>
          <w:rPrChange w:id="41" w:author="Герасин Роман Александрович" w:date="2017-07-20T08:51:00Z">
            <w:rPr>
              <w:rFonts w:ascii="Times New Roman" w:hAnsi="Times New Roman" w:cs="Times New Roman"/>
              <w:sz w:val="24"/>
              <w:szCs w:val="24"/>
            </w:rPr>
          </w:rPrChange>
        </w:rPr>
        <w:t>можно считать ограничением данного подхода по отношению к другим СП (не ДТО ВС).</w:t>
      </w:r>
    </w:p>
    <w:p w:rsidR="00E13CE0" w:rsidRPr="00C7257D" w:rsidRDefault="00E13CE0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3CE0">
        <w:rPr>
          <w:rFonts w:ascii="Times New Roman" w:hAnsi="Times New Roman" w:cs="Times New Roman"/>
          <w:sz w:val="24"/>
          <w:szCs w:val="24"/>
        </w:rPr>
        <w:t xml:space="preserve">При необходимости отпуска материалов со складов </w:t>
      </w:r>
      <w:r>
        <w:rPr>
          <w:rFonts w:ascii="Times New Roman" w:hAnsi="Times New Roman" w:cs="Times New Roman"/>
          <w:sz w:val="24"/>
          <w:szCs w:val="24"/>
        </w:rPr>
        <w:t xml:space="preserve">ИС </w:t>
      </w:r>
      <w:r w:rsidRPr="00E13CE0">
        <w:rPr>
          <w:rFonts w:ascii="Times New Roman" w:hAnsi="Times New Roman" w:cs="Times New Roman"/>
          <w:sz w:val="24"/>
          <w:szCs w:val="24"/>
        </w:rPr>
        <w:t xml:space="preserve">AMOS в другие </w:t>
      </w:r>
      <w:r>
        <w:rPr>
          <w:rFonts w:ascii="Times New Roman" w:hAnsi="Times New Roman" w:cs="Times New Roman"/>
          <w:sz w:val="24"/>
          <w:szCs w:val="24"/>
        </w:rPr>
        <w:t>СП</w:t>
      </w:r>
      <w:r w:rsidRPr="00E13CE0">
        <w:rPr>
          <w:rFonts w:ascii="Times New Roman" w:hAnsi="Times New Roman" w:cs="Times New Roman"/>
          <w:sz w:val="24"/>
          <w:szCs w:val="24"/>
        </w:rPr>
        <w:t xml:space="preserve">, не использующие ИС AMOS, предварительно выполняется операция перемещения материала на технический склад </w:t>
      </w:r>
      <w:r>
        <w:rPr>
          <w:rFonts w:ascii="Times New Roman" w:hAnsi="Times New Roman" w:cs="Times New Roman"/>
          <w:sz w:val="24"/>
          <w:szCs w:val="24"/>
        </w:rPr>
        <w:t>(например, «</w:t>
      </w:r>
      <w:r w:rsidRPr="00E13CE0">
        <w:rPr>
          <w:rFonts w:ascii="Times New Roman" w:hAnsi="Times New Roman" w:cs="Times New Roman"/>
          <w:sz w:val="24"/>
          <w:szCs w:val="24"/>
        </w:rPr>
        <w:t>123A</w:t>
      </w:r>
      <w:r>
        <w:rPr>
          <w:rFonts w:ascii="Times New Roman" w:hAnsi="Times New Roman" w:cs="Times New Roman"/>
          <w:sz w:val="24"/>
          <w:szCs w:val="24"/>
        </w:rPr>
        <w:t>»</w:t>
      </w:r>
      <w:r w:rsidR="001C1DB4" w:rsidRPr="00BF4FD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1C1DB4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1C1DB4" w:rsidRPr="00BF4FD8">
        <w:rPr>
          <w:rFonts w:ascii="Times New Roman" w:hAnsi="Times New Roman" w:cs="Times New Roman"/>
          <w:sz w:val="24"/>
          <w:szCs w:val="24"/>
        </w:rPr>
        <w:t xml:space="preserve"> 1230</w:t>
      </w:r>
      <w:r>
        <w:rPr>
          <w:rFonts w:ascii="Times New Roman" w:hAnsi="Times New Roman" w:cs="Times New Roman"/>
          <w:sz w:val="24"/>
          <w:szCs w:val="24"/>
        </w:rPr>
        <w:t>)</w:t>
      </w:r>
      <w:r w:rsidR="00C7257D">
        <w:rPr>
          <w:rFonts w:ascii="Times New Roman" w:hAnsi="Times New Roman" w:cs="Times New Roman"/>
          <w:sz w:val="24"/>
          <w:szCs w:val="24"/>
        </w:rPr>
        <w:t xml:space="preserve">. Далее пользователем СП в SAP ERP формируется стандартный заказ на перемещение OPEX </w:t>
      </w:r>
      <w:r w:rsidR="00C7257D" w:rsidRPr="00C7257D">
        <w:rPr>
          <w:rFonts w:ascii="Times New Roman" w:hAnsi="Times New Roman" w:cs="Times New Roman"/>
          <w:sz w:val="24"/>
          <w:szCs w:val="24"/>
        </w:rPr>
        <w:t xml:space="preserve">со склада </w:t>
      </w:r>
      <w:r w:rsidR="00C7257D">
        <w:rPr>
          <w:rFonts w:ascii="Times New Roman" w:hAnsi="Times New Roman" w:cs="Times New Roman"/>
          <w:sz w:val="24"/>
          <w:szCs w:val="24"/>
        </w:rPr>
        <w:t>«123</w:t>
      </w:r>
      <w:r w:rsidR="001C1DB4" w:rsidRPr="00BF4FD8">
        <w:rPr>
          <w:rFonts w:ascii="Times New Roman" w:hAnsi="Times New Roman" w:cs="Times New Roman"/>
          <w:sz w:val="24"/>
          <w:szCs w:val="24"/>
        </w:rPr>
        <w:t>0</w:t>
      </w:r>
      <w:r w:rsidR="00C7257D">
        <w:rPr>
          <w:rFonts w:ascii="Times New Roman" w:hAnsi="Times New Roman" w:cs="Times New Roman"/>
          <w:sz w:val="24"/>
          <w:szCs w:val="24"/>
        </w:rPr>
        <w:t>» SAP ERP на «свой» склад и формируется исходящая поставка, которую комплектует пользователь ДУЗД.</w:t>
      </w:r>
      <w:r w:rsidR="00C7257D" w:rsidRPr="00C7257D">
        <w:t xml:space="preserve"> </w:t>
      </w:r>
      <w:r w:rsidR="00C7257D" w:rsidRPr="00C7257D">
        <w:rPr>
          <w:rFonts w:ascii="Times New Roman" w:hAnsi="Times New Roman" w:cs="Times New Roman"/>
          <w:sz w:val="24"/>
          <w:szCs w:val="24"/>
        </w:rPr>
        <w:t xml:space="preserve">Материалы, которые были перемещены на склад </w:t>
      </w:r>
      <w:r w:rsidR="00C7257D">
        <w:rPr>
          <w:rFonts w:ascii="Times New Roman" w:hAnsi="Times New Roman" w:cs="Times New Roman"/>
          <w:sz w:val="24"/>
          <w:szCs w:val="24"/>
        </w:rPr>
        <w:t>«</w:t>
      </w:r>
      <w:r w:rsidR="00C7257D" w:rsidRPr="00C7257D">
        <w:rPr>
          <w:rFonts w:ascii="Times New Roman" w:hAnsi="Times New Roman" w:cs="Times New Roman"/>
          <w:sz w:val="24"/>
          <w:szCs w:val="24"/>
        </w:rPr>
        <w:t>123A</w:t>
      </w:r>
      <w:r w:rsidR="00C7257D">
        <w:rPr>
          <w:rFonts w:ascii="Times New Roman" w:hAnsi="Times New Roman" w:cs="Times New Roman"/>
          <w:sz w:val="24"/>
          <w:szCs w:val="24"/>
        </w:rPr>
        <w:t>»</w:t>
      </w:r>
      <w:r w:rsidR="00C7257D" w:rsidRPr="00C7257D">
        <w:rPr>
          <w:rFonts w:ascii="Times New Roman" w:hAnsi="Times New Roman" w:cs="Times New Roman"/>
          <w:sz w:val="24"/>
          <w:szCs w:val="24"/>
        </w:rPr>
        <w:t xml:space="preserve"> </w:t>
      </w:r>
      <w:r w:rsidR="00C7257D">
        <w:rPr>
          <w:rFonts w:ascii="Times New Roman" w:hAnsi="Times New Roman" w:cs="Times New Roman"/>
          <w:sz w:val="24"/>
          <w:szCs w:val="24"/>
        </w:rPr>
        <w:t xml:space="preserve">в ИС </w:t>
      </w:r>
      <w:r w:rsidR="00C7257D">
        <w:rPr>
          <w:rFonts w:ascii="Times New Roman" w:hAnsi="Times New Roman" w:cs="Times New Roman"/>
          <w:sz w:val="24"/>
          <w:szCs w:val="24"/>
          <w:lang w:val="en-US"/>
        </w:rPr>
        <w:t>AMOS</w:t>
      </w:r>
      <w:r w:rsidR="00C7257D" w:rsidRPr="00C7257D">
        <w:rPr>
          <w:rFonts w:ascii="Times New Roman" w:hAnsi="Times New Roman" w:cs="Times New Roman"/>
          <w:sz w:val="24"/>
          <w:szCs w:val="24"/>
        </w:rPr>
        <w:t xml:space="preserve"> </w:t>
      </w:r>
      <w:r w:rsidR="001549CD">
        <w:rPr>
          <w:rFonts w:ascii="Times New Roman" w:hAnsi="Times New Roman" w:cs="Times New Roman"/>
          <w:sz w:val="24"/>
          <w:szCs w:val="24"/>
        </w:rPr>
        <w:t xml:space="preserve">будут списаны </w:t>
      </w:r>
      <w:r w:rsidR="00C7257D" w:rsidRPr="00C7257D">
        <w:rPr>
          <w:rFonts w:ascii="Times New Roman" w:hAnsi="Times New Roman" w:cs="Times New Roman"/>
          <w:sz w:val="24"/>
          <w:szCs w:val="24"/>
        </w:rPr>
        <w:t>автоматически.</w:t>
      </w:r>
    </w:p>
    <w:p w:rsidR="008712E7" w:rsidRPr="00B45795" w:rsidRDefault="008712E7" w:rsidP="00786C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5795">
        <w:rPr>
          <w:rFonts w:ascii="Times New Roman" w:hAnsi="Times New Roman" w:cs="Times New Roman"/>
          <w:sz w:val="24"/>
          <w:szCs w:val="24"/>
        </w:rPr>
        <w:t>К недостаткам решения можно отнести</w:t>
      </w:r>
      <w:r w:rsidR="00786C68">
        <w:rPr>
          <w:rFonts w:ascii="Times New Roman" w:hAnsi="Times New Roman" w:cs="Times New Roman"/>
          <w:sz w:val="24"/>
          <w:szCs w:val="24"/>
        </w:rPr>
        <w:t xml:space="preserve"> </w:t>
      </w:r>
      <w:r w:rsidRPr="00B45795">
        <w:rPr>
          <w:rFonts w:ascii="Times New Roman" w:hAnsi="Times New Roman" w:cs="Times New Roman"/>
          <w:sz w:val="24"/>
          <w:szCs w:val="24"/>
        </w:rPr>
        <w:t xml:space="preserve">невозможность использования запасов одних </w:t>
      </w:r>
      <w:r w:rsidR="00786C68">
        <w:rPr>
          <w:rFonts w:ascii="Times New Roman" w:hAnsi="Times New Roman" w:cs="Times New Roman"/>
          <w:sz w:val="24"/>
          <w:szCs w:val="24"/>
        </w:rPr>
        <w:t xml:space="preserve">и тех же </w:t>
      </w:r>
      <w:r w:rsidRPr="00B45795">
        <w:rPr>
          <w:rFonts w:ascii="Times New Roman" w:hAnsi="Times New Roman" w:cs="Times New Roman"/>
          <w:sz w:val="24"/>
          <w:szCs w:val="24"/>
        </w:rPr>
        <w:t xml:space="preserve">складов из двух </w:t>
      </w:r>
      <w:r w:rsidR="00786C68">
        <w:rPr>
          <w:rFonts w:ascii="Times New Roman" w:hAnsi="Times New Roman" w:cs="Times New Roman"/>
          <w:sz w:val="24"/>
          <w:szCs w:val="24"/>
        </w:rPr>
        <w:t>ИС</w:t>
      </w:r>
      <w:ins w:id="42" w:author="Герасин Роман Александрович" w:date="2017-07-20T10:44:00Z">
        <w:r w:rsidR="00A6256F">
          <w:rPr>
            <w:rFonts w:ascii="Times New Roman" w:hAnsi="Times New Roman" w:cs="Times New Roman"/>
            <w:sz w:val="24"/>
            <w:szCs w:val="24"/>
          </w:rPr>
          <w:t xml:space="preserve"> в </w:t>
        </w:r>
      </w:ins>
      <w:ins w:id="43" w:author="Герасин Роман Александрович" w:date="2017-07-20T10:45:00Z">
        <w:r w:rsidR="00A6256F">
          <w:rPr>
            <w:rFonts w:ascii="Times New Roman" w:hAnsi="Times New Roman" w:cs="Times New Roman"/>
            <w:sz w:val="24"/>
            <w:szCs w:val="24"/>
          </w:rPr>
          <w:t>«</w:t>
        </w:r>
      </w:ins>
      <w:ins w:id="44" w:author="Герасин Роман Александрович" w:date="2017-07-20T10:44:00Z">
        <w:r w:rsidR="00A6256F">
          <w:rPr>
            <w:rFonts w:ascii="Times New Roman" w:hAnsi="Times New Roman" w:cs="Times New Roman"/>
            <w:sz w:val="24"/>
            <w:szCs w:val="24"/>
            <w:lang w:val="en-US"/>
          </w:rPr>
          <w:t>on</w:t>
        </w:r>
      </w:ins>
      <w:ins w:id="45" w:author="Герасин Роман Александрович" w:date="2017-07-20T10:45:00Z">
        <w:r w:rsidR="00A6256F">
          <w:rPr>
            <w:rFonts w:ascii="Times New Roman" w:hAnsi="Times New Roman" w:cs="Times New Roman"/>
            <w:sz w:val="24"/>
            <w:szCs w:val="24"/>
          </w:rPr>
          <w:t>-</w:t>
        </w:r>
      </w:ins>
      <w:ins w:id="46" w:author="Герасин Роман Александрович" w:date="2017-07-20T10:44:00Z">
        <w:r w:rsidR="00A6256F">
          <w:rPr>
            <w:rFonts w:ascii="Times New Roman" w:hAnsi="Times New Roman" w:cs="Times New Roman"/>
            <w:sz w:val="24"/>
            <w:szCs w:val="24"/>
            <w:lang w:val="en-US"/>
          </w:rPr>
          <w:t>line</w:t>
        </w:r>
      </w:ins>
      <w:ins w:id="47" w:author="Герасин Роман Александрович" w:date="2017-07-20T10:45:00Z">
        <w:r w:rsidR="00A6256F">
          <w:rPr>
            <w:rFonts w:ascii="Times New Roman" w:hAnsi="Times New Roman" w:cs="Times New Roman"/>
            <w:sz w:val="24"/>
            <w:szCs w:val="24"/>
          </w:rPr>
          <w:t xml:space="preserve">» </w:t>
        </w:r>
      </w:ins>
      <w:del w:id="48" w:author="Герасин Роман Александрович" w:date="2017-07-20T10:44:00Z">
        <w:r w:rsidR="00786C68" w:rsidDel="00A6256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ins w:id="49" w:author="Герасин Роман Александрович" w:date="2017-07-20T10:44:00Z">
        <w:r w:rsidR="00A6256F">
          <w:rPr>
            <w:rFonts w:ascii="Times New Roman" w:hAnsi="Times New Roman" w:cs="Times New Roman"/>
            <w:sz w:val="24"/>
            <w:szCs w:val="24"/>
          </w:rPr>
          <w:t>режиме</w:t>
        </w:r>
      </w:ins>
      <w:ins w:id="50" w:author="Герасин Роман Александрович" w:date="2017-07-20T10:46:00Z">
        <w:r w:rsidR="00A6256F">
          <w:rPr>
            <w:rFonts w:ascii="Times New Roman" w:hAnsi="Times New Roman" w:cs="Times New Roman"/>
            <w:sz w:val="24"/>
            <w:szCs w:val="24"/>
          </w:rPr>
          <w:t>. При этом</w:t>
        </w:r>
      </w:ins>
      <w:ins w:id="51" w:author="Герасин Роман Александрович" w:date="2017-07-20T10:44:00Z">
        <w:r w:rsidR="00A6256F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52" w:author="Герасин Роман Александрович" w:date="2017-07-20T10:46:00Z">
        <w:r w:rsidR="00A6256F">
          <w:rPr>
            <w:rFonts w:ascii="Times New Roman" w:hAnsi="Times New Roman" w:cs="Times New Roman"/>
            <w:sz w:val="24"/>
            <w:szCs w:val="24"/>
          </w:rPr>
          <w:t xml:space="preserve">всё равно </w:t>
        </w:r>
      </w:ins>
      <w:del w:id="53" w:author="Герасин Роман Александрович" w:date="2017-07-20T10:46:00Z">
        <w:r w:rsidR="00786C68" w:rsidDel="00A6256F">
          <w:rPr>
            <w:rFonts w:ascii="Times New Roman" w:hAnsi="Times New Roman" w:cs="Times New Roman"/>
            <w:sz w:val="24"/>
            <w:szCs w:val="24"/>
          </w:rPr>
          <w:delText>и, как следствие, не</w:delText>
        </w:r>
      </w:del>
      <w:ins w:id="54" w:author="Герасин Роман Александрович" w:date="2017-07-20T10:46:00Z">
        <w:r w:rsidR="00A6256F">
          <w:rPr>
            <w:rFonts w:ascii="Times New Roman" w:hAnsi="Times New Roman" w:cs="Times New Roman"/>
            <w:sz w:val="24"/>
            <w:szCs w:val="24"/>
          </w:rPr>
          <w:t xml:space="preserve">остается </w:t>
        </w:r>
      </w:ins>
      <w:r w:rsidR="00786C68">
        <w:rPr>
          <w:rFonts w:ascii="Times New Roman" w:hAnsi="Times New Roman" w:cs="Times New Roman"/>
          <w:sz w:val="24"/>
          <w:szCs w:val="24"/>
        </w:rPr>
        <w:t>возможность перераспределении запасов</w:t>
      </w:r>
      <w:r w:rsidRPr="00B45795">
        <w:rPr>
          <w:rFonts w:ascii="Times New Roman" w:hAnsi="Times New Roman" w:cs="Times New Roman"/>
          <w:sz w:val="24"/>
          <w:szCs w:val="24"/>
        </w:rPr>
        <w:t xml:space="preserve"> </w:t>
      </w:r>
      <w:r w:rsidR="00786C68">
        <w:rPr>
          <w:rFonts w:ascii="Times New Roman" w:hAnsi="Times New Roman" w:cs="Times New Roman"/>
          <w:sz w:val="24"/>
          <w:szCs w:val="24"/>
        </w:rPr>
        <w:t>между складами ИС AMOS и SAP ERP.</w:t>
      </w:r>
      <w:del w:id="55" w:author="Герасин Роман Александрович" w:date="2017-07-20T10:47:00Z">
        <w:r w:rsidR="00786C68" w:rsidDel="00A6256F">
          <w:rPr>
            <w:rFonts w:ascii="Times New Roman" w:hAnsi="Times New Roman" w:cs="Times New Roman"/>
            <w:sz w:val="24"/>
            <w:szCs w:val="24"/>
          </w:rPr>
          <w:delText xml:space="preserve"> В связи с тем, что ассортимент материалов, востребованных и в ДТО ВС, и в других СП</w:delText>
        </w:r>
        <w:r w:rsidR="00E13CE0" w:rsidDel="00A6256F">
          <w:rPr>
            <w:rFonts w:ascii="Times New Roman" w:hAnsi="Times New Roman" w:cs="Times New Roman"/>
            <w:sz w:val="24"/>
            <w:szCs w:val="24"/>
          </w:rPr>
          <w:delText>,</w:delText>
        </w:r>
        <w:r w:rsidR="00786C68" w:rsidDel="00A6256F">
          <w:rPr>
            <w:rFonts w:ascii="Times New Roman" w:hAnsi="Times New Roman" w:cs="Times New Roman"/>
            <w:sz w:val="24"/>
            <w:szCs w:val="24"/>
          </w:rPr>
          <w:delText xml:space="preserve"> минимален, данное ограничение несущественно.</w:delText>
        </w:r>
      </w:del>
      <w:bookmarkStart w:id="56" w:name="_GoBack"/>
      <w:bookmarkEnd w:id="56"/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p w:rsidR="008712E7" w:rsidRDefault="00C7257D" w:rsidP="00C725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Согласовано:</w:t>
      </w:r>
    </w:p>
    <w:p w:rsidR="00C7257D" w:rsidRDefault="00C7257D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ДТО ВС</w:t>
      </w:r>
      <w:r w:rsidR="008B2988">
        <w:rPr>
          <w:rFonts w:ascii="Times New Roman" w:hAnsi="Times New Roman" w:cs="Times New Roman"/>
        </w:rPr>
        <w:tab/>
        <w:t>Э.В. Ушаков</w:t>
      </w: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ДПЛГ</w:t>
      </w:r>
      <w:r>
        <w:rPr>
          <w:rFonts w:ascii="Times New Roman" w:hAnsi="Times New Roman" w:cs="Times New Roman"/>
        </w:rPr>
        <w:tab/>
        <w:t>В.Г. Николаенко</w:t>
      </w: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ДУЗД</w:t>
      </w:r>
      <w:r>
        <w:rPr>
          <w:rFonts w:ascii="Times New Roman" w:hAnsi="Times New Roman" w:cs="Times New Roman"/>
        </w:rPr>
        <w:tab/>
        <w:t>С.Л. Архипова</w:t>
      </w: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8B2988">
        <w:rPr>
          <w:rFonts w:ascii="Times New Roman" w:hAnsi="Times New Roman" w:cs="Times New Roman"/>
        </w:rPr>
        <w:t xml:space="preserve">Первый заместитель главного бухгалтера </w:t>
      </w:r>
      <w:r>
        <w:rPr>
          <w:rFonts w:ascii="Times New Roman" w:hAnsi="Times New Roman" w:cs="Times New Roman"/>
        </w:rPr>
        <w:t>–</w:t>
      </w:r>
      <w:r w:rsidRPr="008B29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Е.С. Смирнова</w:t>
      </w:r>
    </w:p>
    <w:p w:rsidR="008B2988" w:rsidRDefault="008B2988" w:rsidP="008B2988">
      <w:pPr>
        <w:tabs>
          <w:tab w:val="left" w:pos="7655"/>
        </w:tabs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8B2988">
        <w:rPr>
          <w:rFonts w:ascii="Times New Roman" w:hAnsi="Times New Roman" w:cs="Times New Roman"/>
        </w:rPr>
        <w:t>директор департамента бухгалтерского учета</w:t>
      </w:r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p w:rsidR="00177552" w:rsidRDefault="00177552" w:rsidP="008712E7">
      <w:pPr>
        <w:ind w:firstLine="709"/>
        <w:jc w:val="both"/>
        <w:rPr>
          <w:rFonts w:ascii="Times New Roman" w:hAnsi="Times New Roman" w:cs="Times New Roman"/>
        </w:rPr>
        <w:sectPr w:rsidR="00177552" w:rsidSect="00E13CE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8712E7" w:rsidRDefault="00177552" w:rsidP="00BF4F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object w:dxaOrig="8506" w:dyaOrig="5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3.5pt;height:477pt" o:ole="">
            <v:imagedata r:id="rId6" o:title=""/>
          </v:shape>
          <o:OLEObject Type="Embed" ProgID="PowerPoint.Show.12" ShapeID="_x0000_i1025" DrawAspect="Content" ObjectID="_1562052814" r:id="rId7"/>
        </w:object>
      </w:r>
    </w:p>
    <w:p w:rsidR="008712E7" w:rsidRDefault="008712E7" w:rsidP="008712E7">
      <w:pPr>
        <w:ind w:firstLine="709"/>
        <w:jc w:val="both"/>
        <w:rPr>
          <w:rFonts w:ascii="Times New Roman" w:hAnsi="Times New Roman" w:cs="Times New Roman"/>
        </w:rPr>
      </w:pPr>
    </w:p>
    <w:sectPr w:rsidR="008712E7" w:rsidSect="00BF4FD8">
      <w:pgSz w:w="16838" w:h="11906" w:orient="landscape"/>
      <w:pgMar w:top="709" w:right="536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F765D"/>
    <w:multiLevelType w:val="hybridMultilevel"/>
    <w:tmpl w:val="DF86C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B54E2"/>
    <w:multiLevelType w:val="hybridMultilevel"/>
    <w:tmpl w:val="591ACCAE"/>
    <w:lvl w:ilvl="0" w:tplc="19F66A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8656E3"/>
    <w:multiLevelType w:val="hybridMultilevel"/>
    <w:tmpl w:val="06ECF2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04279A"/>
    <w:multiLevelType w:val="hybridMultilevel"/>
    <w:tmpl w:val="EE5E4464"/>
    <w:lvl w:ilvl="0" w:tplc="26D64DA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5A0650A6"/>
    <w:multiLevelType w:val="hybridMultilevel"/>
    <w:tmpl w:val="AFF83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A4EA2"/>
    <w:multiLevelType w:val="hybridMultilevel"/>
    <w:tmpl w:val="47BEAEC8"/>
    <w:lvl w:ilvl="0" w:tplc="7EC484E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0EC04CD"/>
    <w:multiLevelType w:val="hybridMultilevel"/>
    <w:tmpl w:val="812CF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8704E3"/>
    <w:multiLevelType w:val="hybridMultilevel"/>
    <w:tmpl w:val="9AB4710E"/>
    <w:lvl w:ilvl="0" w:tplc="19F66A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Герасин Роман Александрович">
    <w15:presenceInfo w15:providerId="AD" w15:userId="S-1-5-21-867187777-3747453982-3702868088-201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1B5"/>
    <w:rsid w:val="0000445E"/>
    <w:rsid w:val="00035BA3"/>
    <w:rsid w:val="00044937"/>
    <w:rsid w:val="000631B5"/>
    <w:rsid w:val="00066F29"/>
    <w:rsid w:val="000A322C"/>
    <w:rsid w:val="000B17A3"/>
    <w:rsid w:val="001549CD"/>
    <w:rsid w:val="00156CB1"/>
    <w:rsid w:val="00177552"/>
    <w:rsid w:val="001832C2"/>
    <w:rsid w:val="00194B47"/>
    <w:rsid w:val="001B2654"/>
    <w:rsid w:val="001C1DB4"/>
    <w:rsid w:val="001E004C"/>
    <w:rsid w:val="001E688B"/>
    <w:rsid w:val="00205366"/>
    <w:rsid w:val="00217AA4"/>
    <w:rsid w:val="002A6E9D"/>
    <w:rsid w:val="0031746F"/>
    <w:rsid w:val="003C12E4"/>
    <w:rsid w:val="00464011"/>
    <w:rsid w:val="004A47B7"/>
    <w:rsid w:val="005C176A"/>
    <w:rsid w:val="006D1CEF"/>
    <w:rsid w:val="00786C68"/>
    <w:rsid w:val="00790CC7"/>
    <w:rsid w:val="007B5457"/>
    <w:rsid w:val="007E5A2A"/>
    <w:rsid w:val="007F5672"/>
    <w:rsid w:val="00847CCE"/>
    <w:rsid w:val="008712E7"/>
    <w:rsid w:val="008B2988"/>
    <w:rsid w:val="008F48B5"/>
    <w:rsid w:val="00972A9B"/>
    <w:rsid w:val="009A432E"/>
    <w:rsid w:val="009A5B2A"/>
    <w:rsid w:val="00A6256F"/>
    <w:rsid w:val="00A76513"/>
    <w:rsid w:val="00AC21D3"/>
    <w:rsid w:val="00B078EB"/>
    <w:rsid w:val="00B12C17"/>
    <w:rsid w:val="00B13F77"/>
    <w:rsid w:val="00B45795"/>
    <w:rsid w:val="00B66AA0"/>
    <w:rsid w:val="00BF4FD8"/>
    <w:rsid w:val="00C330AF"/>
    <w:rsid w:val="00C373AF"/>
    <w:rsid w:val="00C3747F"/>
    <w:rsid w:val="00C7257D"/>
    <w:rsid w:val="00CB2D5F"/>
    <w:rsid w:val="00D24A83"/>
    <w:rsid w:val="00D5179D"/>
    <w:rsid w:val="00E13CE0"/>
    <w:rsid w:val="00E47BD5"/>
    <w:rsid w:val="00EA24E1"/>
    <w:rsid w:val="00F33C12"/>
    <w:rsid w:val="00F9548C"/>
    <w:rsid w:val="00FD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FFF2E8-ED2D-4ACF-81C2-1FC42723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1B5"/>
    <w:pPr>
      <w:ind w:left="720"/>
      <w:contextualSpacing/>
    </w:pPr>
  </w:style>
  <w:style w:type="table" w:styleId="a4">
    <w:name w:val="Table Grid"/>
    <w:basedOn w:val="a1"/>
    <w:uiPriority w:val="39"/>
    <w:rsid w:val="000A3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13F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13F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____________Microsoft_PowerPoint1.ppt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460B6-072A-450F-9901-25F9A09F8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719</Words>
  <Characters>4100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Борзых Елена Ивановна</dc:creator>
  <cp:lastModifiedBy>Герасин Роман Александрович</cp:lastModifiedBy>
  <cp:revision>3</cp:revision>
  <dcterms:created xsi:type="dcterms:W3CDTF">2017-07-20T05:50:00Z</dcterms:created>
  <dcterms:modified xsi:type="dcterms:W3CDTF">2017-07-20T07:47:00Z</dcterms:modified>
</cp:coreProperties>
</file>